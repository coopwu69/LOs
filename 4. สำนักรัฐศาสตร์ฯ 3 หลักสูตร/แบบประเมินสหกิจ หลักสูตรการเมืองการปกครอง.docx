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28755F" w14:textId="77777777" w:rsidR="009062DC" w:rsidRPr="00BB3BD3" w:rsidRDefault="009062DC" w:rsidP="00BB3BD3">
      <w:pPr>
        <w:tabs>
          <w:tab w:val="left" w:pos="426"/>
        </w:tabs>
        <w:spacing w:after="0" w:line="240" w:lineRule="auto"/>
        <w:jc w:val="both"/>
        <w:rPr>
          <w:rFonts w:cstheme="minorBidi" w:hint="cs"/>
          <w:cs/>
        </w:rPr>
      </w:pPr>
      <w:bookmarkStart w:id="0" w:name="_GoBack"/>
      <w:bookmarkEnd w:id="0"/>
    </w:p>
    <w:p w14:paraId="102B7EDA" w14:textId="77777777" w:rsidR="009062DC" w:rsidRDefault="009062DC"/>
    <w:p w14:paraId="6FAE33A7" w14:textId="74D48504" w:rsidR="009062DC" w:rsidRDefault="00BB3BD3">
      <w:r>
        <w:t>Learning Outcome</w:t>
      </w:r>
      <w:ins w:id="1" w:author="krishmon" w:date="2025-01-26T14:37:00Z">
        <w:r w:rsidR="009945B0">
          <w:t>s</w:t>
        </w:r>
      </w:ins>
    </w:p>
    <w:p w14:paraId="0900924B" w14:textId="21569B6B" w:rsidR="009062DC" w:rsidRDefault="009062DC">
      <w:pPr>
        <w:rPr>
          <w:rFonts w:cs="Cordia New"/>
          <w:szCs w:val="28"/>
        </w:rPr>
      </w:pPr>
      <w:r>
        <w:rPr>
          <w:rFonts w:cs="Cordia New"/>
          <w:szCs w:val="28"/>
        </w:rPr>
        <w:t xml:space="preserve">LO1 </w:t>
      </w:r>
      <w:r>
        <w:rPr>
          <w:rFonts w:cs="Cordia New" w:hint="cs"/>
          <w:szCs w:val="28"/>
          <w:cs/>
        </w:rPr>
        <w:t>มีทักษะการคิด วิเคราะห์และออกแบบงานวิจัยที่สอดคล้องไปกับลักษณะการทำงานใน</w:t>
      </w:r>
      <w:del w:id="2" w:author="CDT" w:date="2025-01-27T13:23:00Z">
        <w:r w:rsidDel="00061DD1">
          <w:rPr>
            <w:rFonts w:cs="Cordia New" w:hint="cs"/>
            <w:szCs w:val="28"/>
            <w:cs/>
          </w:rPr>
          <w:delText>หน่วยงาน</w:delText>
        </w:r>
      </w:del>
      <w:ins w:id="3" w:author="krishmon" w:date="2025-01-26T14:43:00Z">
        <w:r w:rsidR="00B16821">
          <w:rPr>
            <w:rFonts w:cs="Cordia New" w:hint="cs"/>
            <w:szCs w:val="28"/>
            <w:cs/>
          </w:rPr>
          <w:t>สถานประกอบการ</w:t>
        </w:r>
      </w:ins>
      <w:r>
        <w:rPr>
          <w:rFonts w:cs="Cordia New" w:hint="cs"/>
          <w:szCs w:val="28"/>
          <w:cs/>
        </w:rPr>
        <w:t>ที่ตนปฏิบัติ</w:t>
      </w:r>
    </w:p>
    <w:p w14:paraId="75F90E33" w14:textId="1DB874EF" w:rsidR="009062DC" w:rsidRDefault="009062DC">
      <w:pPr>
        <w:rPr>
          <w:rFonts w:cs="Cordia New"/>
          <w:szCs w:val="28"/>
        </w:rPr>
      </w:pPr>
      <w:r>
        <w:rPr>
          <w:rFonts w:cs="Cordia New"/>
          <w:szCs w:val="28"/>
        </w:rPr>
        <w:t xml:space="preserve">LO2 </w:t>
      </w:r>
      <w:r>
        <w:rPr>
          <w:rFonts w:cs="Cordia New" w:hint="cs"/>
          <w:szCs w:val="28"/>
          <w:cs/>
        </w:rPr>
        <w:t>มีทักษะในการรับข้อมูลและจับประเด็นเพื่อแยกแยะ จัดสรรข้อมูลต่างๆให้กับ</w:t>
      </w:r>
      <w:del w:id="4" w:author="krishmon" w:date="2025-01-26T14:43:00Z">
        <w:r w:rsidDel="00B16821">
          <w:rPr>
            <w:rFonts w:cs="Cordia New" w:hint="cs"/>
            <w:szCs w:val="28"/>
            <w:cs/>
          </w:rPr>
          <w:delText>หน่วยงาน</w:delText>
        </w:r>
      </w:del>
      <w:ins w:id="5" w:author="krishmon" w:date="2025-01-26T14:43:00Z">
        <w:r w:rsidR="00B16821">
          <w:rPr>
            <w:rFonts w:cs="Cordia New" w:hint="cs"/>
            <w:szCs w:val="28"/>
            <w:cs/>
          </w:rPr>
          <w:t>สถานประกอบการ</w:t>
        </w:r>
      </w:ins>
      <w:r>
        <w:rPr>
          <w:rFonts w:cs="Cordia New" w:hint="cs"/>
          <w:szCs w:val="28"/>
          <w:cs/>
        </w:rPr>
        <w:t>ได้อย่างเป็นระเบียบ</w:t>
      </w:r>
    </w:p>
    <w:p w14:paraId="6EA2BB40" w14:textId="77777777" w:rsidR="009062DC" w:rsidRDefault="009062DC">
      <w:pPr>
        <w:rPr>
          <w:rFonts w:cs="Cordia New"/>
          <w:szCs w:val="28"/>
        </w:rPr>
      </w:pPr>
      <w:r>
        <w:rPr>
          <w:rFonts w:cs="Cordia New"/>
          <w:szCs w:val="28"/>
        </w:rPr>
        <w:t xml:space="preserve">LO3 </w:t>
      </w:r>
      <w:r>
        <w:rPr>
          <w:rFonts w:cs="Cordia New" w:hint="cs"/>
          <w:szCs w:val="28"/>
          <w:cs/>
        </w:rPr>
        <w:t>มีทักษะในการถ่ายทอดและนำเสนอประเด็นต่างๆให้สอดคล้องไปกับลักษณะของงานที่ได้รับมอบหมายได้ถูกต้อง</w:t>
      </w:r>
    </w:p>
    <w:p w14:paraId="73F688D9" w14:textId="2170C62C" w:rsidR="009062DC" w:rsidRDefault="009062DC">
      <w:pPr>
        <w:rPr>
          <w:rFonts w:cs="Cordia New"/>
          <w:szCs w:val="28"/>
        </w:rPr>
      </w:pPr>
      <w:r>
        <w:rPr>
          <w:rFonts w:cs="Cordia New"/>
          <w:szCs w:val="28"/>
        </w:rPr>
        <w:t xml:space="preserve">LO4 </w:t>
      </w:r>
      <w:r>
        <w:rPr>
          <w:rFonts w:cs="Cordia New" w:hint="cs"/>
          <w:szCs w:val="28"/>
          <w:cs/>
        </w:rPr>
        <w:t>มีความรับผิดชอบในการปฏิบัติงาน มีวินัยและเคารพก</w:t>
      </w:r>
      <w:ins w:id="6" w:author="krishmon" w:date="2025-01-26T14:37:00Z">
        <w:r w:rsidR="009945B0">
          <w:rPr>
            <w:rFonts w:cs="Cordia New" w:hint="cs"/>
            <w:szCs w:val="28"/>
            <w:cs/>
          </w:rPr>
          <w:t>ฎ</w:t>
        </w:r>
      </w:ins>
      <w:del w:id="7" w:author="krishmon" w:date="2025-01-26T14:37:00Z">
        <w:r w:rsidDel="009945B0">
          <w:rPr>
            <w:rFonts w:cs="Cordia New" w:hint="cs"/>
            <w:szCs w:val="28"/>
            <w:cs/>
          </w:rPr>
          <w:delText>ฏ</w:delText>
        </w:r>
      </w:del>
      <w:r>
        <w:rPr>
          <w:rFonts w:cs="Cordia New" w:hint="cs"/>
          <w:szCs w:val="28"/>
          <w:cs/>
        </w:rPr>
        <w:t>เกณฑ์ต่างๆ</w:t>
      </w:r>
    </w:p>
    <w:p w14:paraId="53ECDDC0" w14:textId="77777777" w:rsidR="009062DC" w:rsidRDefault="009062DC">
      <w:pPr>
        <w:rPr>
          <w:rFonts w:cs="Cordia New"/>
          <w:szCs w:val="28"/>
        </w:rPr>
      </w:pPr>
      <w:r>
        <w:rPr>
          <w:rFonts w:cs="Cordia New"/>
          <w:szCs w:val="28"/>
        </w:rPr>
        <w:t xml:space="preserve">LO5 </w:t>
      </w:r>
      <w:r>
        <w:rPr>
          <w:rFonts w:cs="Cordia New" w:hint="cs"/>
          <w:szCs w:val="28"/>
          <w:cs/>
        </w:rPr>
        <w:t>มีมนุษยสัมพันธ์ที่ดี มีจิตสาธารณะ พร้อมช่วยเหลือเพื่อนร่วมงาน</w:t>
      </w:r>
      <w:r>
        <w:rPr>
          <w:rFonts w:cs="Angsana New"/>
          <w:cs/>
        </w:rPr>
        <w:t xml:space="preserve"> </w:t>
      </w:r>
    </w:p>
    <w:p w14:paraId="4103DE66" w14:textId="77777777" w:rsidR="009062DC" w:rsidRDefault="009062DC">
      <w:pPr>
        <w:rPr>
          <w:rFonts w:cs="Cordia New"/>
          <w:szCs w:val="28"/>
        </w:rPr>
      </w:pPr>
      <w:r>
        <w:rPr>
          <w:rFonts w:cs="Cordia New" w:hint="cs"/>
          <w:szCs w:val="28"/>
          <w:cs/>
        </w:rPr>
        <w:t xml:space="preserve"> </w:t>
      </w:r>
      <w:r>
        <w:rPr>
          <w:rFonts w:cs="Cordia New"/>
          <w:szCs w:val="28"/>
        </w:rPr>
        <w:t xml:space="preserve">LO6 </w:t>
      </w:r>
      <w:r>
        <w:rPr>
          <w:rFonts w:cs="Cordia New" w:hint="cs"/>
          <w:szCs w:val="28"/>
          <w:cs/>
        </w:rPr>
        <w:t>มีความใฝ่รู้ ขยัน อดทนและพร้อมพัฒนาตนเองอยู่เสมอ</w:t>
      </w:r>
    </w:p>
    <w:p w14:paraId="4C77CC1D" w14:textId="77777777" w:rsidR="009062DC" w:rsidRDefault="009062DC">
      <w:pPr>
        <w:rPr>
          <w:rFonts w:cs="Cordia New"/>
          <w:szCs w:val="28"/>
          <w:cs/>
        </w:rPr>
      </w:pPr>
    </w:p>
    <w:p w14:paraId="2ADE654E" w14:textId="77777777" w:rsidR="009062DC" w:rsidRDefault="009062DC">
      <w:pPr>
        <w:rPr>
          <w:rFonts w:cs="Cordia New"/>
          <w:szCs w:val="28"/>
        </w:rPr>
      </w:pPr>
      <w:r>
        <w:rPr>
          <w:rFonts w:cs="Cordia New" w:hint="cs"/>
          <w:szCs w:val="28"/>
          <w:cs/>
        </w:rPr>
        <w:t xml:space="preserve">แบบประเมิน </w:t>
      </w:r>
      <w:r>
        <w:rPr>
          <w:rFonts w:cs="Cordia New"/>
          <w:szCs w:val="28"/>
        </w:rPr>
        <w:t xml:space="preserve">LO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50"/>
        <w:gridCol w:w="421"/>
        <w:gridCol w:w="422"/>
        <w:gridCol w:w="421"/>
        <w:gridCol w:w="421"/>
        <w:gridCol w:w="481"/>
      </w:tblGrid>
      <w:tr w:rsidR="009062DC" w14:paraId="4118EDD3" w14:textId="77777777" w:rsidTr="009062DC">
        <w:tc>
          <w:tcPr>
            <w:tcW w:w="7054" w:type="dxa"/>
          </w:tcPr>
          <w:p w14:paraId="30E122F9" w14:textId="77777777" w:rsidR="009062DC" w:rsidRDefault="009062DC">
            <w:pPr>
              <w:rPr>
                <w:rFonts w:cs="Cordia New"/>
                <w:szCs w:val="28"/>
                <w:cs/>
              </w:rPr>
            </w:pPr>
            <w:r>
              <w:rPr>
                <w:rFonts w:cs="Cordia New" w:hint="cs"/>
                <w:szCs w:val="28"/>
                <w:cs/>
              </w:rPr>
              <w:t xml:space="preserve">คำถามสำหรับประเมิน </w:t>
            </w:r>
          </w:p>
        </w:tc>
        <w:tc>
          <w:tcPr>
            <w:tcW w:w="425" w:type="dxa"/>
          </w:tcPr>
          <w:p w14:paraId="480788CB" w14:textId="77777777" w:rsidR="009062DC" w:rsidRDefault="009062DC">
            <w:pPr>
              <w:rPr>
                <w:rFonts w:cs="Cordia New"/>
                <w:szCs w:val="28"/>
              </w:rPr>
            </w:pPr>
            <w:r>
              <w:rPr>
                <w:rFonts w:cs="Cordia New" w:hint="cs"/>
                <w:szCs w:val="28"/>
                <w:cs/>
              </w:rPr>
              <w:t>1</w:t>
            </w:r>
          </w:p>
        </w:tc>
        <w:tc>
          <w:tcPr>
            <w:tcW w:w="426" w:type="dxa"/>
          </w:tcPr>
          <w:p w14:paraId="6417A185" w14:textId="77777777" w:rsidR="009062DC" w:rsidRDefault="009062DC">
            <w:pPr>
              <w:rPr>
                <w:rFonts w:cs="Cordia New"/>
                <w:szCs w:val="28"/>
              </w:rPr>
            </w:pPr>
            <w:r>
              <w:rPr>
                <w:rFonts w:cs="Cordia New" w:hint="cs"/>
                <w:szCs w:val="28"/>
                <w:cs/>
              </w:rPr>
              <w:t>2</w:t>
            </w:r>
          </w:p>
        </w:tc>
        <w:tc>
          <w:tcPr>
            <w:tcW w:w="425" w:type="dxa"/>
          </w:tcPr>
          <w:p w14:paraId="799C59FB" w14:textId="77777777" w:rsidR="009062DC" w:rsidRDefault="009062DC">
            <w:pPr>
              <w:rPr>
                <w:rFonts w:cs="Cordia New"/>
                <w:szCs w:val="28"/>
              </w:rPr>
            </w:pPr>
            <w:r>
              <w:rPr>
                <w:rFonts w:cs="Cordia New" w:hint="cs"/>
                <w:szCs w:val="28"/>
                <w:cs/>
              </w:rPr>
              <w:t>3</w:t>
            </w:r>
          </w:p>
        </w:tc>
        <w:tc>
          <w:tcPr>
            <w:tcW w:w="425" w:type="dxa"/>
          </w:tcPr>
          <w:p w14:paraId="7E34FD3F" w14:textId="77777777" w:rsidR="009062DC" w:rsidRDefault="009062DC">
            <w:pPr>
              <w:rPr>
                <w:rFonts w:cs="Cordia New"/>
                <w:szCs w:val="28"/>
              </w:rPr>
            </w:pPr>
            <w:r>
              <w:rPr>
                <w:rFonts w:cs="Cordia New" w:hint="cs"/>
                <w:szCs w:val="28"/>
                <w:cs/>
              </w:rPr>
              <w:t>4</w:t>
            </w:r>
          </w:p>
        </w:tc>
        <w:tc>
          <w:tcPr>
            <w:tcW w:w="487" w:type="dxa"/>
          </w:tcPr>
          <w:p w14:paraId="51E45EE2" w14:textId="77777777" w:rsidR="009062DC" w:rsidRDefault="009062DC">
            <w:pPr>
              <w:rPr>
                <w:rFonts w:cs="Cordia New"/>
                <w:szCs w:val="28"/>
              </w:rPr>
            </w:pPr>
            <w:r>
              <w:rPr>
                <w:rFonts w:cs="Cordia New" w:hint="cs"/>
                <w:szCs w:val="28"/>
                <w:cs/>
              </w:rPr>
              <w:t>5</w:t>
            </w:r>
          </w:p>
        </w:tc>
      </w:tr>
      <w:tr w:rsidR="009062DC" w14:paraId="10268657" w14:textId="77777777" w:rsidTr="009062DC">
        <w:tc>
          <w:tcPr>
            <w:tcW w:w="7054" w:type="dxa"/>
          </w:tcPr>
          <w:p w14:paraId="74689CCD" w14:textId="77777777" w:rsidR="009062DC" w:rsidRDefault="000A7A8E">
            <w:pPr>
              <w:rPr>
                <w:rFonts w:cs="Cordia New"/>
                <w:szCs w:val="28"/>
                <w:cs/>
              </w:rPr>
            </w:pPr>
            <w:r>
              <w:rPr>
                <w:rFonts w:cs="Cordia New" w:hint="cs"/>
                <w:szCs w:val="28"/>
                <w:cs/>
              </w:rPr>
              <w:t>1.นักศึกษา</w:t>
            </w:r>
            <w:r w:rsidR="009062DC">
              <w:rPr>
                <w:rFonts w:cs="Cordia New" w:hint="cs"/>
                <w:szCs w:val="28"/>
                <w:cs/>
              </w:rPr>
              <w:t>มีการวาง</w:t>
            </w:r>
            <w:r>
              <w:rPr>
                <w:rFonts w:cs="Cordia New" w:hint="cs"/>
                <w:szCs w:val="28"/>
                <w:cs/>
              </w:rPr>
              <w:t>แผน ปรึกษาและรายงานความคืบหน้า</w:t>
            </w:r>
            <w:r w:rsidR="009062DC">
              <w:rPr>
                <w:rFonts w:cs="Cordia New" w:hint="cs"/>
                <w:szCs w:val="28"/>
                <w:cs/>
              </w:rPr>
              <w:t>การทำวิจัยกับท่านมากแค่ไหน</w:t>
            </w:r>
          </w:p>
        </w:tc>
        <w:tc>
          <w:tcPr>
            <w:tcW w:w="425" w:type="dxa"/>
          </w:tcPr>
          <w:p w14:paraId="6C546CEA" w14:textId="77777777" w:rsidR="009062DC" w:rsidRDefault="009062DC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6" w:type="dxa"/>
          </w:tcPr>
          <w:p w14:paraId="7DE3445D" w14:textId="77777777" w:rsidR="009062DC" w:rsidRDefault="009062DC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12C2B1A1" w14:textId="77777777" w:rsidR="009062DC" w:rsidRDefault="009062DC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52251B1E" w14:textId="77777777" w:rsidR="009062DC" w:rsidRDefault="009062DC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87" w:type="dxa"/>
          </w:tcPr>
          <w:p w14:paraId="748E3F7D" w14:textId="77777777" w:rsidR="009062DC" w:rsidRDefault="009062DC">
            <w:pPr>
              <w:rPr>
                <w:rFonts w:cs="Cordia New"/>
                <w:szCs w:val="28"/>
                <w:cs/>
              </w:rPr>
            </w:pPr>
          </w:p>
        </w:tc>
      </w:tr>
      <w:tr w:rsidR="009062DC" w14:paraId="06CB885C" w14:textId="77777777" w:rsidTr="009062DC">
        <w:tc>
          <w:tcPr>
            <w:tcW w:w="7054" w:type="dxa"/>
          </w:tcPr>
          <w:p w14:paraId="30FC68AF" w14:textId="77777777" w:rsidR="009062DC" w:rsidRDefault="009062DC">
            <w:pPr>
              <w:rPr>
                <w:rFonts w:cs="Cordia New"/>
                <w:szCs w:val="28"/>
                <w:cs/>
              </w:rPr>
            </w:pPr>
            <w:r>
              <w:rPr>
                <w:rFonts w:cs="Cordia New" w:hint="cs"/>
                <w:szCs w:val="28"/>
                <w:cs/>
              </w:rPr>
              <w:t>2.</w:t>
            </w:r>
            <w:r w:rsidR="000A7A8E">
              <w:rPr>
                <w:rFonts w:cs="Cordia New" w:hint="cs"/>
                <w:szCs w:val="28"/>
                <w:cs/>
              </w:rPr>
              <w:t>นักศึกษาสามารถจับประเด็นคำสั่งและสามารถปฏิบัติงานตามคำสั่ง</w:t>
            </w:r>
            <w:r w:rsidR="00D543C9">
              <w:rPr>
                <w:rFonts w:cs="Cordia New" w:hint="cs"/>
                <w:szCs w:val="28"/>
                <w:cs/>
              </w:rPr>
              <w:t>ที่ได้รับมอบหมาย</w:t>
            </w:r>
            <w:r w:rsidR="000A7A8E">
              <w:rPr>
                <w:rFonts w:cs="Cordia New" w:hint="cs"/>
                <w:szCs w:val="28"/>
                <w:cs/>
              </w:rPr>
              <w:t>ได้</w:t>
            </w:r>
            <w:r w:rsidR="00D543C9">
              <w:rPr>
                <w:rFonts w:cs="Cordia New" w:hint="cs"/>
                <w:szCs w:val="28"/>
                <w:cs/>
              </w:rPr>
              <w:t>มากน้อย</w:t>
            </w:r>
            <w:r w:rsidR="000A7A8E">
              <w:rPr>
                <w:rFonts w:cs="Cordia New" w:hint="cs"/>
                <w:szCs w:val="28"/>
                <w:cs/>
              </w:rPr>
              <w:t>แค่ไหน</w:t>
            </w:r>
          </w:p>
        </w:tc>
        <w:tc>
          <w:tcPr>
            <w:tcW w:w="425" w:type="dxa"/>
          </w:tcPr>
          <w:p w14:paraId="5E48DA70" w14:textId="77777777" w:rsidR="009062DC" w:rsidRDefault="009062DC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6" w:type="dxa"/>
          </w:tcPr>
          <w:p w14:paraId="2BF0E4DD" w14:textId="77777777" w:rsidR="009062DC" w:rsidRDefault="009062DC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5388B485" w14:textId="77777777" w:rsidR="009062DC" w:rsidRDefault="009062DC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3E824209" w14:textId="77777777" w:rsidR="009062DC" w:rsidRDefault="009062DC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87" w:type="dxa"/>
          </w:tcPr>
          <w:p w14:paraId="262C2671" w14:textId="77777777" w:rsidR="009062DC" w:rsidRDefault="009062DC">
            <w:pPr>
              <w:rPr>
                <w:rFonts w:cs="Cordia New"/>
                <w:szCs w:val="28"/>
                <w:cs/>
              </w:rPr>
            </w:pPr>
          </w:p>
        </w:tc>
      </w:tr>
      <w:tr w:rsidR="000A7A8E" w14:paraId="56EB7F6E" w14:textId="77777777" w:rsidTr="009062DC">
        <w:tc>
          <w:tcPr>
            <w:tcW w:w="7054" w:type="dxa"/>
          </w:tcPr>
          <w:p w14:paraId="493AD397" w14:textId="42034065" w:rsidR="000A7A8E" w:rsidRDefault="000A7A8E">
            <w:pPr>
              <w:rPr>
                <w:rFonts w:cs="Cordia New"/>
                <w:szCs w:val="28"/>
                <w:cs/>
              </w:rPr>
            </w:pPr>
            <w:r>
              <w:rPr>
                <w:rFonts w:cs="Cordia New" w:hint="cs"/>
                <w:szCs w:val="28"/>
                <w:cs/>
              </w:rPr>
              <w:t>3.นักศึกษา</w:t>
            </w:r>
            <w:del w:id="8" w:author="krishmon" w:date="2025-01-26T14:45:00Z">
              <w:r w:rsidR="00D543C9" w:rsidDel="00B16821">
                <w:rPr>
                  <w:rFonts w:cs="Cordia New" w:hint="cs"/>
                  <w:szCs w:val="28"/>
                  <w:cs/>
                </w:rPr>
                <w:delText xml:space="preserve">จับ </w:delText>
              </w:r>
            </w:del>
            <w:ins w:id="9" w:author="krishmon" w:date="2025-01-26T14:45:00Z">
              <w:r w:rsidR="00B16821">
                <w:rPr>
                  <w:rFonts w:cs="Cordia New" w:hint="cs"/>
                  <w:szCs w:val="28"/>
                  <w:cs/>
                </w:rPr>
                <w:t>สามารถ</w:t>
              </w:r>
            </w:ins>
            <w:r>
              <w:rPr>
                <w:rFonts w:cs="Cordia New" w:hint="cs"/>
                <w:szCs w:val="28"/>
                <w:cs/>
              </w:rPr>
              <w:t>สื่อสาร</w:t>
            </w:r>
            <w:r w:rsidR="00D543C9">
              <w:rPr>
                <w:rFonts w:cs="Cordia New" w:hint="cs"/>
                <w:szCs w:val="28"/>
                <w:cs/>
              </w:rPr>
              <w:t>และประสานงาน</w:t>
            </w:r>
            <w:del w:id="10" w:author="krishmon" w:date="2025-01-26T14:45:00Z">
              <w:r w:rsidDel="00B16821">
                <w:rPr>
                  <w:rFonts w:cs="Cordia New" w:hint="cs"/>
                  <w:szCs w:val="28"/>
                  <w:cs/>
                </w:rPr>
                <w:delText>ประเด็นจากภายนอก</w:delText>
              </w:r>
            </w:del>
            <w:r>
              <w:rPr>
                <w:rFonts w:cs="Cordia New" w:hint="cs"/>
                <w:szCs w:val="28"/>
                <w:cs/>
              </w:rPr>
              <w:t>กับผู้ปฏิบัติงานอื่นๆ</w:t>
            </w:r>
            <w:r w:rsidR="00D543C9">
              <w:rPr>
                <w:rFonts w:cs="Cordia New" w:hint="cs"/>
                <w:szCs w:val="28"/>
                <w:cs/>
              </w:rPr>
              <w:t>ใน</w:t>
            </w:r>
            <w:r w:rsidR="00BB3BD3">
              <w:rPr>
                <w:rFonts w:cs="Cordia New" w:hint="cs"/>
                <w:szCs w:val="28"/>
                <w:cs/>
              </w:rPr>
              <w:t>หน่วยงาน</w:t>
            </w:r>
            <w:r w:rsidR="00D543C9">
              <w:rPr>
                <w:rFonts w:cs="Cordia New" w:hint="cs"/>
                <w:szCs w:val="28"/>
                <w:cs/>
              </w:rPr>
              <w:t>ของท่านได้มากน้อย</w:t>
            </w:r>
            <w:r>
              <w:rPr>
                <w:rFonts w:cs="Cordia New" w:hint="cs"/>
                <w:szCs w:val="28"/>
                <w:cs/>
              </w:rPr>
              <w:t>แค่ไหน</w:t>
            </w:r>
          </w:p>
        </w:tc>
        <w:tc>
          <w:tcPr>
            <w:tcW w:w="425" w:type="dxa"/>
          </w:tcPr>
          <w:p w14:paraId="70D41B19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6" w:type="dxa"/>
          </w:tcPr>
          <w:p w14:paraId="142086B8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3EDD0567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402521FA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87" w:type="dxa"/>
          </w:tcPr>
          <w:p w14:paraId="6B953A53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</w:tr>
      <w:tr w:rsidR="000A7A8E" w14:paraId="79989C04" w14:textId="77777777" w:rsidTr="009062DC">
        <w:tc>
          <w:tcPr>
            <w:tcW w:w="7054" w:type="dxa"/>
          </w:tcPr>
          <w:p w14:paraId="238493C7" w14:textId="77777777" w:rsidR="000A7A8E" w:rsidRDefault="000A7A8E">
            <w:pPr>
              <w:rPr>
                <w:rFonts w:cs="Cordia New"/>
                <w:szCs w:val="28"/>
                <w:cs/>
              </w:rPr>
            </w:pPr>
            <w:r>
              <w:rPr>
                <w:rFonts w:cs="Cordia New" w:hint="cs"/>
                <w:szCs w:val="28"/>
                <w:cs/>
              </w:rPr>
              <w:t>4.นักศึกษาสามารถ</w:t>
            </w:r>
            <w:r w:rsidR="00D543C9">
              <w:rPr>
                <w:rFonts w:cs="Cordia New" w:hint="cs"/>
                <w:szCs w:val="28"/>
                <w:cs/>
              </w:rPr>
              <w:t>เขียนหนังสือและ</w:t>
            </w:r>
            <w:r>
              <w:rPr>
                <w:rFonts w:cs="Cordia New" w:hint="cs"/>
                <w:szCs w:val="28"/>
                <w:cs/>
              </w:rPr>
              <w:t>จัดทำเอก</w:t>
            </w:r>
            <w:r w:rsidR="00D543C9">
              <w:rPr>
                <w:rFonts w:cs="Cordia New" w:hint="cs"/>
                <w:szCs w:val="28"/>
                <w:cs/>
              </w:rPr>
              <w:t>สารเพื่อประสานงานให้กับหน่วยงานของท่าน</w:t>
            </w:r>
            <w:r>
              <w:rPr>
                <w:rFonts w:cs="Cordia New" w:hint="cs"/>
                <w:szCs w:val="28"/>
                <w:cs/>
              </w:rPr>
              <w:t>ได้อย่างถูกต้อง</w:t>
            </w:r>
            <w:r w:rsidR="00D543C9">
              <w:rPr>
                <w:rFonts w:cs="Cordia New" w:hint="cs"/>
                <w:szCs w:val="28"/>
                <w:cs/>
              </w:rPr>
              <w:t>เป็นไป</w:t>
            </w:r>
            <w:r>
              <w:rPr>
                <w:rFonts w:cs="Cordia New" w:hint="cs"/>
                <w:szCs w:val="28"/>
                <w:cs/>
              </w:rPr>
              <w:t>ตามระเบียบ</w:t>
            </w:r>
            <w:r w:rsidR="00D543C9">
              <w:rPr>
                <w:rFonts w:cs="Cordia New" w:hint="cs"/>
                <w:szCs w:val="28"/>
                <w:cs/>
              </w:rPr>
              <w:t>มากน้อย</w:t>
            </w:r>
            <w:r>
              <w:rPr>
                <w:rFonts w:cs="Cordia New" w:hint="cs"/>
                <w:szCs w:val="28"/>
                <w:cs/>
              </w:rPr>
              <w:t>แค่ไหน</w:t>
            </w:r>
          </w:p>
        </w:tc>
        <w:tc>
          <w:tcPr>
            <w:tcW w:w="425" w:type="dxa"/>
          </w:tcPr>
          <w:p w14:paraId="3025F397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6" w:type="dxa"/>
          </w:tcPr>
          <w:p w14:paraId="3AFEA778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566B8899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766445E6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87" w:type="dxa"/>
          </w:tcPr>
          <w:p w14:paraId="7FDA6D1B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</w:tr>
      <w:tr w:rsidR="000A7A8E" w14:paraId="7737298D" w14:textId="77777777" w:rsidTr="009062DC">
        <w:tc>
          <w:tcPr>
            <w:tcW w:w="7054" w:type="dxa"/>
          </w:tcPr>
          <w:p w14:paraId="6EA6455A" w14:textId="77777777" w:rsidR="000A7A8E" w:rsidRDefault="000A7A8E">
            <w:pPr>
              <w:rPr>
                <w:rFonts w:cs="Cordia New"/>
                <w:szCs w:val="28"/>
                <w:cs/>
              </w:rPr>
            </w:pPr>
            <w:r>
              <w:rPr>
                <w:rFonts w:cs="Cordia New" w:hint="cs"/>
                <w:szCs w:val="28"/>
                <w:cs/>
              </w:rPr>
              <w:t>5.นักศึกษาสามารถอภิปรายถ่ายทอด</w:t>
            </w:r>
            <w:r w:rsidR="00D543C9">
              <w:rPr>
                <w:rFonts w:cs="Cordia New" w:hint="cs"/>
                <w:szCs w:val="28"/>
                <w:cs/>
              </w:rPr>
              <w:t>และนำเสนอ</w:t>
            </w:r>
            <w:r>
              <w:rPr>
                <w:rFonts w:cs="Cordia New" w:hint="cs"/>
                <w:szCs w:val="28"/>
                <w:cs/>
              </w:rPr>
              <w:t>ประเด็น</w:t>
            </w:r>
            <w:r w:rsidR="00D543C9">
              <w:rPr>
                <w:rFonts w:cs="Cordia New" w:hint="cs"/>
                <w:szCs w:val="28"/>
                <w:cs/>
              </w:rPr>
              <w:t>เกี่ยวกับงานที่</w:t>
            </w:r>
            <w:r>
              <w:rPr>
                <w:rFonts w:cs="Cordia New" w:hint="cs"/>
                <w:szCs w:val="28"/>
                <w:cs/>
              </w:rPr>
              <w:t>ตน</w:t>
            </w:r>
            <w:r w:rsidR="00D543C9">
              <w:rPr>
                <w:rFonts w:cs="Cordia New" w:hint="cs"/>
                <w:szCs w:val="28"/>
                <w:cs/>
              </w:rPr>
              <w:t>ได้รับมอบหมาย</w:t>
            </w:r>
            <w:r>
              <w:rPr>
                <w:rFonts w:cs="Cordia New" w:hint="cs"/>
                <w:szCs w:val="28"/>
                <w:cs/>
              </w:rPr>
              <w:t>ได้อย่างมีประสิทธิภาพมาก</w:t>
            </w:r>
            <w:r w:rsidR="00D543C9">
              <w:rPr>
                <w:rFonts w:cs="Cordia New" w:hint="cs"/>
                <w:szCs w:val="28"/>
                <w:cs/>
              </w:rPr>
              <w:t>น้อย</w:t>
            </w:r>
            <w:r>
              <w:rPr>
                <w:rFonts w:cs="Cordia New" w:hint="cs"/>
                <w:szCs w:val="28"/>
                <w:cs/>
              </w:rPr>
              <w:t>แค่ไหน</w:t>
            </w:r>
          </w:p>
        </w:tc>
        <w:tc>
          <w:tcPr>
            <w:tcW w:w="425" w:type="dxa"/>
          </w:tcPr>
          <w:p w14:paraId="7BBF904B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6" w:type="dxa"/>
          </w:tcPr>
          <w:p w14:paraId="7F0F7E29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1067E0E9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7C2C016A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87" w:type="dxa"/>
          </w:tcPr>
          <w:p w14:paraId="3F3F373E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</w:tr>
      <w:tr w:rsidR="000A7A8E" w14:paraId="2F5C76CC" w14:textId="77777777" w:rsidTr="009062DC">
        <w:tc>
          <w:tcPr>
            <w:tcW w:w="7054" w:type="dxa"/>
          </w:tcPr>
          <w:p w14:paraId="1A41F2DF" w14:textId="77777777" w:rsidR="000A7A8E" w:rsidRDefault="00D543C9">
            <w:pPr>
              <w:rPr>
                <w:rFonts w:cs="Cordia New"/>
                <w:szCs w:val="28"/>
                <w:cs/>
              </w:rPr>
            </w:pPr>
            <w:r>
              <w:rPr>
                <w:rFonts w:cs="Cordia New" w:hint="cs"/>
                <w:szCs w:val="28"/>
                <w:cs/>
              </w:rPr>
              <w:t xml:space="preserve">6.นักศึกษาแต่งกายในขณะปฏิบัติงานให้กับหน่วยงานของท่านได้อย่างเหมาะสมแค่ไหน </w:t>
            </w:r>
          </w:p>
        </w:tc>
        <w:tc>
          <w:tcPr>
            <w:tcW w:w="425" w:type="dxa"/>
          </w:tcPr>
          <w:p w14:paraId="6F0F172C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6" w:type="dxa"/>
          </w:tcPr>
          <w:p w14:paraId="30F8DBBC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561292BD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21943587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87" w:type="dxa"/>
          </w:tcPr>
          <w:p w14:paraId="4DD63FDA" w14:textId="77777777" w:rsidR="000A7A8E" w:rsidRDefault="000A7A8E">
            <w:pPr>
              <w:rPr>
                <w:rFonts w:cs="Cordia New"/>
                <w:szCs w:val="28"/>
                <w:cs/>
              </w:rPr>
            </w:pPr>
          </w:p>
        </w:tc>
      </w:tr>
      <w:tr w:rsidR="00D543C9" w14:paraId="79326EDD" w14:textId="77777777" w:rsidTr="009062DC">
        <w:tc>
          <w:tcPr>
            <w:tcW w:w="7054" w:type="dxa"/>
          </w:tcPr>
          <w:p w14:paraId="09463978" w14:textId="633C6ACE" w:rsidR="00D543C9" w:rsidRDefault="00D543C9">
            <w:pPr>
              <w:rPr>
                <w:rFonts w:cs="Cordia New"/>
                <w:szCs w:val="28"/>
                <w:cs/>
              </w:rPr>
            </w:pPr>
            <w:r>
              <w:rPr>
                <w:rFonts w:cs="Cordia New" w:hint="cs"/>
                <w:szCs w:val="28"/>
                <w:cs/>
              </w:rPr>
              <w:t>7.นักศึกษา</w:t>
            </w:r>
            <w:del w:id="11" w:author="krishmon" w:date="2025-01-26T14:45:00Z">
              <w:r w:rsidDel="00B16821">
                <w:rPr>
                  <w:rFonts w:cs="Cordia New" w:hint="cs"/>
                  <w:szCs w:val="28"/>
                  <w:cs/>
                </w:rPr>
                <w:delText>เข้า</w:delText>
              </w:r>
              <w:r w:rsidR="00BB3BD3" w:rsidDel="00B16821">
                <w:rPr>
                  <w:rFonts w:cs="Cordia New" w:hint="cs"/>
                  <w:szCs w:val="28"/>
                  <w:cs/>
                </w:rPr>
                <w:delText>งาน</w:delText>
              </w:r>
              <w:r w:rsidDel="00B16821">
                <w:rPr>
                  <w:rFonts w:cs="Cordia New" w:hint="cs"/>
                  <w:szCs w:val="28"/>
                  <w:cs/>
                </w:rPr>
                <w:delText>ในหน่วยงานของท่านอย่าง</w:delText>
              </w:r>
            </w:del>
            <w:ins w:id="12" w:author="krishmon" w:date="2025-01-26T14:45:00Z">
              <w:r w:rsidR="00B16821">
                <w:rPr>
                  <w:rFonts w:cs="Cordia New" w:hint="cs"/>
                  <w:szCs w:val="28"/>
                  <w:cs/>
                </w:rPr>
                <w:t>มีความ</w:t>
              </w:r>
            </w:ins>
            <w:r>
              <w:rPr>
                <w:rFonts w:cs="Cordia New" w:hint="cs"/>
                <w:szCs w:val="28"/>
                <w:cs/>
              </w:rPr>
              <w:t>ตรง</w:t>
            </w:r>
            <w:ins w:id="13" w:author="krishmon" w:date="2025-01-26T14:46:00Z">
              <w:r w:rsidR="00B16821">
                <w:rPr>
                  <w:rFonts w:cs="Cordia New" w:hint="cs"/>
                  <w:szCs w:val="28"/>
                  <w:cs/>
                </w:rPr>
                <w:t>ต่อ</w:t>
              </w:r>
            </w:ins>
            <w:r>
              <w:rPr>
                <w:rFonts w:cs="Cordia New" w:hint="cs"/>
                <w:szCs w:val="28"/>
                <w:cs/>
              </w:rPr>
              <w:t>เวลา</w:t>
            </w:r>
            <w:r w:rsidR="00BB3BD3">
              <w:rPr>
                <w:rFonts w:cs="Cordia New" w:hint="cs"/>
                <w:szCs w:val="28"/>
                <w:cs/>
              </w:rPr>
              <w:t>มากน้อย</w:t>
            </w:r>
            <w:r>
              <w:rPr>
                <w:rFonts w:cs="Cordia New" w:hint="cs"/>
                <w:szCs w:val="28"/>
                <w:cs/>
              </w:rPr>
              <w:t>แค่ไหน</w:t>
            </w:r>
          </w:p>
        </w:tc>
        <w:tc>
          <w:tcPr>
            <w:tcW w:w="425" w:type="dxa"/>
          </w:tcPr>
          <w:p w14:paraId="66175D66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6" w:type="dxa"/>
          </w:tcPr>
          <w:p w14:paraId="296703B9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700698BC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481E5DE8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87" w:type="dxa"/>
          </w:tcPr>
          <w:p w14:paraId="50055FA0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</w:tr>
      <w:tr w:rsidR="00D543C9" w14:paraId="2F56460C" w14:textId="77777777" w:rsidTr="009062DC">
        <w:tc>
          <w:tcPr>
            <w:tcW w:w="7054" w:type="dxa"/>
          </w:tcPr>
          <w:p w14:paraId="1ED40A26" w14:textId="646967E2" w:rsidR="00D543C9" w:rsidRDefault="00D543C9">
            <w:pPr>
              <w:rPr>
                <w:rFonts w:cs="Cordia New"/>
                <w:szCs w:val="28"/>
                <w:cs/>
              </w:rPr>
            </w:pPr>
            <w:r>
              <w:rPr>
                <w:rFonts w:cs="Cordia New" w:hint="cs"/>
                <w:szCs w:val="28"/>
                <w:cs/>
              </w:rPr>
              <w:lastRenderedPageBreak/>
              <w:t>8.นักศึกษามีความอ่อนน้อม</w:t>
            </w:r>
            <w:r w:rsidR="00BB3BD3">
              <w:rPr>
                <w:rFonts w:cs="Cordia New" w:hint="cs"/>
                <w:szCs w:val="28"/>
                <w:cs/>
              </w:rPr>
              <w:t>และ</w:t>
            </w:r>
            <w:del w:id="14" w:author="krishmon" w:date="2025-01-26T14:46:00Z">
              <w:r w:rsidR="00BB3BD3" w:rsidDel="00B16821">
                <w:rPr>
                  <w:rFonts w:cs="Cordia New" w:hint="cs"/>
                  <w:szCs w:val="28"/>
                  <w:cs/>
                </w:rPr>
                <w:delText>แสดง</w:delText>
              </w:r>
            </w:del>
            <w:ins w:id="15" w:author="krishmon" w:date="2025-01-26T14:46:00Z">
              <w:r w:rsidR="00B16821">
                <w:rPr>
                  <w:rFonts w:cs="Cordia New" w:hint="cs"/>
                  <w:szCs w:val="28"/>
                  <w:cs/>
                </w:rPr>
                <w:t>มี</w:t>
              </w:r>
            </w:ins>
            <w:r w:rsidR="00BB3BD3">
              <w:rPr>
                <w:rFonts w:cs="Cordia New" w:hint="cs"/>
                <w:szCs w:val="28"/>
                <w:cs/>
              </w:rPr>
              <w:t>มนุษย์สัมพันธ์ที่ดีให้กับเจ้าหน้าที่ท่านอื่นๆในหน่วยงาน</w:t>
            </w:r>
            <w:r>
              <w:rPr>
                <w:rFonts w:cs="Cordia New" w:hint="cs"/>
                <w:szCs w:val="28"/>
                <w:cs/>
              </w:rPr>
              <w:t>ของท่านมาก</w:t>
            </w:r>
            <w:r w:rsidR="00BB3BD3">
              <w:rPr>
                <w:rFonts w:cs="Cordia New" w:hint="cs"/>
                <w:szCs w:val="28"/>
                <w:cs/>
              </w:rPr>
              <w:t>น้อย</w:t>
            </w:r>
            <w:r>
              <w:rPr>
                <w:rFonts w:cs="Cordia New" w:hint="cs"/>
                <w:szCs w:val="28"/>
                <w:cs/>
              </w:rPr>
              <w:t>แค่ไหน</w:t>
            </w:r>
          </w:p>
        </w:tc>
        <w:tc>
          <w:tcPr>
            <w:tcW w:w="425" w:type="dxa"/>
          </w:tcPr>
          <w:p w14:paraId="47962301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6" w:type="dxa"/>
          </w:tcPr>
          <w:p w14:paraId="65C9B6FA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067D77F4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166F8B08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87" w:type="dxa"/>
          </w:tcPr>
          <w:p w14:paraId="50357F02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</w:tr>
      <w:tr w:rsidR="00D543C9" w14:paraId="165735EB" w14:textId="77777777" w:rsidTr="009062DC">
        <w:tc>
          <w:tcPr>
            <w:tcW w:w="7054" w:type="dxa"/>
          </w:tcPr>
          <w:p w14:paraId="1BC9F76E" w14:textId="75CA21E4" w:rsidR="00D543C9" w:rsidRDefault="00D543C9">
            <w:pPr>
              <w:rPr>
                <w:rFonts w:cs="Cordia New"/>
                <w:szCs w:val="28"/>
                <w:cs/>
              </w:rPr>
            </w:pPr>
            <w:r>
              <w:rPr>
                <w:rFonts w:cs="Cordia New" w:hint="cs"/>
                <w:szCs w:val="28"/>
                <w:cs/>
              </w:rPr>
              <w:t>9.นักศึกษามีความกล้าแสด</w:t>
            </w:r>
            <w:r w:rsidR="00BB3BD3">
              <w:rPr>
                <w:rFonts w:cs="Cordia New" w:hint="cs"/>
                <w:szCs w:val="28"/>
                <w:cs/>
              </w:rPr>
              <w:t xml:space="preserve">งออก </w:t>
            </w:r>
            <w:ins w:id="16" w:author="krishmon" w:date="2025-01-26T14:46:00Z">
              <w:r w:rsidR="00B16821">
                <w:rPr>
                  <w:rFonts w:cs="Cordia New" w:hint="cs"/>
                  <w:szCs w:val="28"/>
                  <w:cs/>
                </w:rPr>
                <w:t>และ</w:t>
              </w:r>
            </w:ins>
            <w:r w:rsidR="00BB3BD3">
              <w:rPr>
                <w:rFonts w:cs="Cordia New" w:hint="cs"/>
                <w:szCs w:val="28"/>
                <w:cs/>
              </w:rPr>
              <w:t>พร้อมช่วยเหลือเจ้าหน้าที่</w:t>
            </w:r>
            <w:r>
              <w:rPr>
                <w:rFonts w:cs="Cordia New" w:hint="cs"/>
                <w:szCs w:val="28"/>
                <w:cs/>
              </w:rPr>
              <w:t>ใน</w:t>
            </w:r>
            <w:r w:rsidR="00BB3BD3">
              <w:rPr>
                <w:rFonts w:cs="Cordia New" w:hint="cs"/>
                <w:szCs w:val="28"/>
                <w:cs/>
              </w:rPr>
              <w:t>หน่วยงานของท่านมาก</w:t>
            </w:r>
            <w:r>
              <w:rPr>
                <w:rFonts w:cs="Cordia New" w:hint="cs"/>
                <w:szCs w:val="28"/>
                <w:cs/>
              </w:rPr>
              <w:t>แค่ไหน</w:t>
            </w:r>
          </w:p>
        </w:tc>
        <w:tc>
          <w:tcPr>
            <w:tcW w:w="425" w:type="dxa"/>
          </w:tcPr>
          <w:p w14:paraId="2E25EBDD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6" w:type="dxa"/>
          </w:tcPr>
          <w:p w14:paraId="7FD639E6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58782ABC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150C43A5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87" w:type="dxa"/>
          </w:tcPr>
          <w:p w14:paraId="128BC026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</w:tr>
      <w:tr w:rsidR="00D543C9" w14:paraId="572F6951" w14:textId="77777777" w:rsidTr="009062DC">
        <w:tc>
          <w:tcPr>
            <w:tcW w:w="7054" w:type="dxa"/>
          </w:tcPr>
          <w:p w14:paraId="2ABC301F" w14:textId="23AE9143" w:rsidR="00D543C9" w:rsidRDefault="00D543C9">
            <w:pPr>
              <w:rPr>
                <w:rFonts w:cs="Cordia New"/>
                <w:szCs w:val="28"/>
                <w:cs/>
              </w:rPr>
            </w:pPr>
            <w:r>
              <w:rPr>
                <w:rFonts w:cs="Cordia New" w:hint="cs"/>
                <w:szCs w:val="28"/>
                <w:cs/>
              </w:rPr>
              <w:t>10.</w:t>
            </w:r>
            <w:r w:rsidR="00BB3BD3">
              <w:rPr>
                <w:rFonts w:cs="Cordia New" w:hint="cs"/>
                <w:szCs w:val="28"/>
                <w:cs/>
              </w:rPr>
              <w:t>จากการสังเกต ท่านคิดว่า</w:t>
            </w:r>
            <w:r>
              <w:rPr>
                <w:rFonts w:cs="Cordia New" w:hint="cs"/>
                <w:szCs w:val="28"/>
                <w:cs/>
              </w:rPr>
              <w:t xml:space="preserve">นักศึกษามีความขยัน หมั่นเพียร </w:t>
            </w:r>
            <w:ins w:id="17" w:author="krishmon" w:date="2025-01-26T14:46:00Z">
              <w:r w:rsidR="00B16821">
                <w:rPr>
                  <w:rFonts w:cs="Cordia New" w:hint="cs"/>
                  <w:szCs w:val="28"/>
                  <w:cs/>
                </w:rPr>
                <w:t>และ</w:t>
              </w:r>
            </w:ins>
            <w:r>
              <w:rPr>
                <w:rFonts w:cs="Cordia New" w:hint="cs"/>
                <w:szCs w:val="28"/>
                <w:cs/>
              </w:rPr>
              <w:t>พร้อม</w:t>
            </w:r>
            <w:r w:rsidR="00BB3BD3">
              <w:rPr>
                <w:rFonts w:cs="Cordia New" w:hint="cs"/>
                <w:szCs w:val="28"/>
                <w:cs/>
              </w:rPr>
              <w:t>พัฒนาตนเอง</w:t>
            </w:r>
            <w:r>
              <w:rPr>
                <w:rFonts w:cs="Cordia New" w:hint="cs"/>
                <w:szCs w:val="28"/>
                <w:cs/>
              </w:rPr>
              <w:t>มาก</w:t>
            </w:r>
            <w:r w:rsidR="00BB3BD3">
              <w:rPr>
                <w:rFonts w:cs="Cordia New" w:hint="cs"/>
                <w:szCs w:val="28"/>
                <w:cs/>
              </w:rPr>
              <w:t>น้อย</w:t>
            </w:r>
            <w:r>
              <w:rPr>
                <w:rFonts w:cs="Cordia New" w:hint="cs"/>
                <w:szCs w:val="28"/>
                <w:cs/>
              </w:rPr>
              <w:t>แค่ไหน</w:t>
            </w:r>
          </w:p>
        </w:tc>
        <w:tc>
          <w:tcPr>
            <w:tcW w:w="425" w:type="dxa"/>
          </w:tcPr>
          <w:p w14:paraId="108ECE23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6" w:type="dxa"/>
          </w:tcPr>
          <w:p w14:paraId="5186C305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39F47A66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25" w:type="dxa"/>
          </w:tcPr>
          <w:p w14:paraId="73085DE3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  <w:tc>
          <w:tcPr>
            <w:tcW w:w="487" w:type="dxa"/>
          </w:tcPr>
          <w:p w14:paraId="2306CE92" w14:textId="77777777" w:rsidR="00D543C9" w:rsidRDefault="00D543C9">
            <w:pPr>
              <w:rPr>
                <w:rFonts w:cs="Cordia New"/>
                <w:szCs w:val="28"/>
                <w:cs/>
              </w:rPr>
            </w:pPr>
          </w:p>
        </w:tc>
      </w:tr>
    </w:tbl>
    <w:p w14:paraId="50E81DB2" w14:textId="77777777" w:rsidR="009062DC" w:rsidRDefault="009062DC">
      <w:pPr>
        <w:rPr>
          <w:rFonts w:cs="Cordia New"/>
          <w:szCs w:val="28"/>
        </w:rPr>
      </w:pPr>
    </w:p>
    <w:p w14:paraId="73C80443" w14:textId="77777777" w:rsidR="009062DC" w:rsidRPr="009062DC" w:rsidRDefault="009062DC">
      <w:pPr>
        <w:rPr>
          <w:rFonts w:cs="Cordia New"/>
          <w:szCs w:val="28"/>
          <w:cs/>
        </w:rPr>
      </w:pPr>
    </w:p>
    <w:sectPr w:rsidR="009062DC" w:rsidRPr="00906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1687"/>
    <w:multiLevelType w:val="hybridMultilevel"/>
    <w:tmpl w:val="B9125F2A"/>
    <w:lvl w:ilvl="0" w:tplc="22AA1D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rishmon">
    <w15:presenceInfo w15:providerId="AD" w15:userId="S::krishmon@o365th.com::0faddc5e-8d8d-44c8-998a-1a26b7f13716"/>
  </w15:person>
  <w15:person w15:author="CDT">
    <w15:presenceInfo w15:providerId="Windows Live" w15:userId="dd16deb24cae66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trackRevision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2DC"/>
    <w:rsid w:val="00061DD1"/>
    <w:rsid w:val="000A7A8E"/>
    <w:rsid w:val="0074241B"/>
    <w:rsid w:val="00795101"/>
    <w:rsid w:val="009062DC"/>
    <w:rsid w:val="009945B0"/>
    <w:rsid w:val="00B07CF5"/>
    <w:rsid w:val="00B16821"/>
    <w:rsid w:val="00BB3BD3"/>
    <w:rsid w:val="00D5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E52B4"/>
  <w15:docId w15:val="{9C51AA55-0ADA-2549-83BF-54D856466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2DC"/>
    <w:pPr>
      <w:spacing w:after="160" w:line="259" w:lineRule="auto"/>
    </w:pPr>
    <w:rPr>
      <w:rFonts w:ascii="Calibri" w:eastAsia="Calibri" w:hAnsi="Calibri" w:cs="Calibri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062DC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9062DC"/>
    <w:rPr>
      <w:rFonts w:ascii="Calibri" w:eastAsia="Calibri" w:hAnsi="Calibri" w:cs="Calibri"/>
      <w:szCs w:val="22"/>
    </w:rPr>
  </w:style>
  <w:style w:type="character" w:styleId="CommentReference">
    <w:name w:val="annotation reference"/>
    <w:semiHidden/>
    <w:rsid w:val="009062DC"/>
    <w:rPr>
      <w:sz w:val="16"/>
      <w:szCs w:val="18"/>
    </w:rPr>
  </w:style>
  <w:style w:type="table" w:styleId="TableGrid">
    <w:name w:val="Table Grid"/>
    <w:basedOn w:val="TableNormal"/>
    <w:uiPriority w:val="59"/>
    <w:rsid w:val="0090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9945B0"/>
    <w:pPr>
      <w:spacing w:after="0" w:line="240" w:lineRule="auto"/>
    </w:pPr>
    <w:rPr>
      <w:rFonts w:ascii="Calibri" w:eastAsia="Calibri" w:hAnsi="Calibri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2</cp:revision>
  <dcterms:created xsi:type="dcterms:W3CDTF">2025-03-18T09:30:00Z</dcterms:created>
  <dcterms:modified xsi:type="dcterms:W3CDTF">2025-03-18T09:30:00Z</dcterms:modified>
</cp:coreProperties>
</file>